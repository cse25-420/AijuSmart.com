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F61F" w14:textId="0701901C" w:rsidR="00945572" w:rsidRDefault="00FA5A46">
      <w:r w:rsidRPr="00FA5A46">
        <w:rPr>
          <w:lang w:val="en-US"/>
        </w:rPr>
        <w:t>A</w:t>
      </w:r>
      <w:r w:rsidRPr="00FA5A46">
        <w:t>ppendix 1:</w:t>
      </w:r>
      <w:r w:rsidR="00945572">
        <w:t xml:space="preserve"> </w:t>
      </w:r>
      <w:r w:rsidRPr="00FA5A46">
        <w:t xml:space="preserve">Assignment submission cover sheet </w:t>
      </w:r>
    </w:p>
    <w:p w14:paraId="667A5E41" w14:textId="7E9618D1" w:rsidR="00FA5A46" w:rsidRDefault="00FA5A46">
      <w:r w:rsidRPr="00FA5A46">
        <w:t>ASSIGNMENT SUBMISSION COVER SHEET</w:t>
      </w:r>
    </w:p>
    <w:p w14:paraId="1B1F93B1" w14:textId="471A7483" w:rsidR="00FA5A46" w:rsidRDefault="00FA5A46">
      <w:r w:rsidRPr="00FA5A46">
        <w:t>Student Id:</w:t>
      </w:r>
      <w:r>
        <w:t xml:space="preserve"> cse25-420</w:t>
      </w:r>
    </w:p>
    <w:p w14:paraId="70E77664" w14:textId="74869ACC" w:rsidR="00FA5A46" w:rsidRDefault="00FA5A46">
      <w:r w:rsidRPr="00FA5A46">
        <w:t>Student names:</w:t>
      </w:r>
      <w:r>
        <w:t xml:space="preserve"> Rethabile Ashley Lekgetho</w:t>
      </w:r>
    </w:p>
    <w:p w14:paraId="269387E1" w14:textId="6D95F079" w:rsidR="00FA5A46" w:rsidRDefault="00FA5A46">
      <w:r w:rsidRPr="00FA5A46">
        <w:t xml:space="preserve">Student email: </w:t>
      </w:r>
      <w:r>
        <w:t>cse25-420@thuto.bac.ac.bw</w:t>
      </w:r>
    </w:p>
    <w:p w14:paraId="7D3B0BE1" w14:textId="4C771EC0" w:rsidR="00FA5A46" w:rsidRDefault="00FA5A46">
      <w:r w:rsidRPr="00FA5A46">
        <w:t xml:space="preserve">Cohort: </w:t>
      </w:r>
      <w:r>
        <w:t>2026</w:t>
      </w:r>
    </w:p>
    <w:p w14:paraId="513C1523" w14:textId="0435DF2D" w:rsidR="00FA5A46" w:rsidRDefault="00FA5A46">
      <w:r w:rsidRPr="00FA5A46">
        <w:t>Assignment title:</w:t>
      </w:r>
      <w:r>
        <w:t xml:space="preserve"> SCIS WMD_2026 A01 YEAR 1</w:t>
      </w:r>
    </w:p>
    <w:p w14:paraId="6F346B48" w14:textId="77777777" w:rsidR="00FA5A46" w:rsidRDefault="00FA5A46">
      <w:r w:rsidRPr="00FA5A46">
        <w:t xml:space="preserve"> Date of submission: </w:t>
      </w:r>
    </w:p>
    <w:p w14:paraId="501C0009" w14:textId="5D2A2AEA" w:rsidR="00FA5A46" w:rsidRDefault="00FA5A46">
      <w:r w:rsidRPr="00FA5A46">
        <w:t xml:space="preserve">Programme of Study: </w:t>
      </w:r>
      <w:r>
        <w:t>Computer System Engineering</w:t>
      </w:r>
    </w:p>
    <w:p w14:paraId="45759DF3" w14:textId="4A74B132" w:rsidR="00FA5A46" w:rsidRDefault="00FA5A46">
      <w:r w:rsidRPr="00FA5A46">
        <w:t xml:space="preserve">Year of Study: </w:t>
      </w:r>
      <w:r>
        <w:t xml:space="preserve"> </w:t>
      </w:r>
      <w:r w:rsidRPr="00FA5A46">
        <w:t xml:space="preserve">YEAR 1 </w:t>
      </w:r>
    </w:p>
    <w:p w14:paraId="4A8E9948" w14:textId="77777777" w:rsidR="00FA5A46" w:rsidRDefault="00FA5A46"/>
    <w:p w14:paraId="6E730E76" w14:textId="77777777" w:rsidR="00FA5A46" w:rsidRDefault="00FA5A46">
      <w:r w:rsidRPr="00FA5A46">
        <w:t xml:space="preserve">Intellectual property statement </w:t>
      </w:r>
    </w:p>
    <w:p w14:paraId="0AA2C98A" w14:textId="77777777" w:rsidR="00945572" w:rsidRDefault="00FA5A46">
      <w:r w:rsidRPr="00FA5A46">
        <w:t xml:space="preserve">By checking the box below, I certify that this assignment is my own work and is free from plagiarism. I understand that the assignment may be checked for plagiarism by electronic or other means and may be transferred and stored in a database for the purposes of data-matching to help detect plagiarism. The assignment has not previously been submitted for assessment in any other unit or to any other institution. </w:t>
      </w:r>
    </w:p>
    <w:p w14:paraId="1A0CCCA4" w14:textId="03554F29" w:rsidR="00FA5A46" w:rsidRDefault="00FA5A46">
      <w:r w:rsidRPr="00FA5A46">
        <w:t>I have read and understood the Botswana Accountancy College plagiarism guidelines policy.</w:t>
      </w:r>
    </w:p>
    <w:p w14:paraId="656A69CC" w14:textId="1DC7A638" w:rsidR="00945572" w:rsidRDefault="00945572">
      <w:r>
        <w:t>☑</w:t>
      </w:r>
      <w:r w:rsidRPr="00FA5A46">
        <w:t xml:space="preserve"> Agree</w:t>
      </w:r>
    </w:p>
    <w:p w14:paraId="1BA37810" w14:textId="501E3411" w:rsidR="00FA5A46" w:rsidRDefault="00945572">
      <w:r>
        <w:t xml:space="preserve">                     </w:t>
      </w:r>
      <w:r w:rsidR="00FA5A46" w:rsidRPr="00FA5A46">
        <w:t xml:space="preserve"> </w:t>
      </w:r>
      <w:r>
        <w:rPr>
          <w:noProof/>
        </w:rPr>
        <w:drawing>
          <wp:inline distT="0" distB="0" distL="0" distR="0" wp14:anchorId="255B713C" wp14:editId="43AAEDDD">
            <wp:extent cx="1653130" cy="742315"/>
            <wp:effectExtent l="0" t="0" r="4445" b="635"/>
            <wp:docPr id="76344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42061" name="Picture 7634420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50" cy="75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B8AA" w14:textId="38D5EDC6" w:rsidR="00FA0E69" w:rsidRDefault="00FA5A46">
      <w:r>
        <w:t xml:space="preserve">  </w:t>
      </w:r>
      <w:r w:rsidRPr="00FA5A46">
        <w:t>Signature……………………………………. Date…………………………………………</w:t>
      </w:r>
    </w:p>
    <w:p w14:paraId="094CDC05" w14:textId="77777777" w:rsidR="00945572" w:rsidRDefault="00945572"/>
    <w:p w14:paraId="1FCB7B29" w14:textId="77777777" w:rsidR="00945572" w:rsidRDefault="00945572"/>
    <w:p w14:paraId="330ED3C1" w14:textId="77777777" w:rsidR="00945572" w:rsidRDefault="00945572"/>
    <w:p w14:paraId="1F0440F9" w14:textId="77777777" w:rsidR="00945572" w:rsidRDefault="00945572"/>
    <w:p w14:paraId="6F9A941C" w14:textId="77777777" w:rsidR="00945572" w:rsidRDefault="00945572"/>
    <w:p w14:paraId="27186D44" w14:textId="77777777" w:rsidR="00945572" w:rsidRDefault="00945572"/>
    <w:p w14:paraId="679AEB98" w14:textId="695EB331" w:rsidR="00945572" w:rsidRPr="00083DDF" w:rsidRDefault="00A74C31">
      <w:pPr>
        <w:rPr>
          <w:rFonts w:ascii="Agency FB" w:hAnsi="Agency FB"/>
          <w:b/>
          <w:bCs/>
          <w:sz w:val="36"/>
          <w:szCs w:val="36"/>
        </w:rPr>
      </w:pPr>
      <w:r w:rsidRPr="00DA7DB8">
        <w:rPr>
          <w:rFonts w:ascii="Agency FB" w:hAnsi="Agency FB"/>
          <w:b/>
          <w:bCs/>
          <w:sz w:val="40"/>
          <w:szCs w:val="40"/>
        </w:rPr>
        <w:lastRenderedPageBreak/>
        <w:t>Introduction</w:t>
      </w:r>
    </w:p>
    <w:p w14:paraId="2608BD4F" w14:textId="0BAD73C4" w:rsidR="00A74C31" w:rsidRDefault="00030AB9">
      <w:r w:rsidRPr="00030AB9">
        <w:t xml:space="preserve">Aiju Smart </w:t>
      </w:r>
      <w:r w:rsidR="008A52A9">
        <w:t xml:space="preserve">Technology </w:t>
      </w:r>
      <w:r w:rsidR="005B1775">
        <w:t>a</w:t>
      </w:r>
      <w:r w:rsidR="008A52A9">
        <w:t>l</w:t>
      </w:r>
      <w:r w:rsidR="005B1775">
        <w:t>s</w:t>
      </w:r>
      <w:r w:rsidR="008A52A9">
        <w:t>o</w:t>
      </w:r>
      <w:r w:rsidR="005B1775">
        <w:t xml:space="preserve"> known as Shenzhen Aiju Intell</w:t>
      </w:r>
      <w:r w:rsidR="00847D74">
        <w:t xml:space="preserve">igent Technology is a tech company located in Shenzhen, </w:t>
      </w:r>
      <w:r w:rsidR="00822695">
        <w:t xml:space="preserve">Guangdong, </w:t>
      </w:r>
      <w:r w:rsidR="00847D74">
        <w:t>Peoples Republic of China</w:t>
      </w:r>
      <w:r w:rsidR="003D591F">
        <w:t xml:space="preserve">. It </w:t>
      </w:r>
      <w:r w:rsidRPr="00030AB9">
        <w:t>specializes in smart wearable devices and focuses on the development, production, and sale of smart audio glasses</w:t>
      </w:r>
      <w:r w:rsidR="00F70778">
        <w:t xml:space="preserve"> </w:t>
      </w:r>
      <w:r w:rsidR="006D2EBE">
        <w:t>according to crunchbase.com</w:t>
      </w:r>
      <w:r w:rsidR="008A52A9">
        <w:t>.</w:t>
      </w:r>
    </w:p>
    <w:p w14:paraId="0CFF34EC" w14:textId="77777777" w:rsidR="006F5A69" w:rsidRDefault="006F5A69"/>
    <w:p w14:paraId="7359194F" w14:textId="2C3E6AB9" w:rsidR="00DA7DB8" w:rsidRDefault="00DA7DB8">
      <w:pPr>
        <w:rPr>
          <w:rFonts w:ascii="Agency FB" w:hAnsi="Agency FB"/>
          <w:b/>
          <w:bCs/>
          <w:sz w:val="40"/>
          <w:szCs w:val="40"/>
        </w:rPr>
      </w:pPr>
      <w:r w:rsidRPr="00DA7DB8">
        <w:rPr>
          <w:rFonts w:ascii="Agency FB" w:hAnsi="Agency FB"/>
          <w:b/>
          <w:bCs/>
          <w:sz w:val="40"/>
          <w:szCs w:val="40"/>
        </w:rPr>
        <w:t>PROBLEMS</w:t>
      </w:r>
      <w:r w:rsidR="004C1D25">
        <w:rPr>
          <w:rFonts w:ascii="Agency FB" w:hAnsi="Agency FB"/>
          <w:b/>
          <w:bCs/>
          <w:sz w:val="40"/>
          <w:szCs w:val="40"/>
        </w:rPr>
        <w:t xml:space="preserve"> </w:t>
      </w:r>
      <w:r w:rsidR="006D1E77">
        <w:rPr>
          <w:rFonts w:ascii="Agency FB" w:hAnsi="Agency FB"/>
          <w:b/>
          <w:bCs/>
          <w:sz w:val="40"/>
          <w:szCs w:val="40"/>
        </w:rPr>
        <w:t xml:space="preserve"> </w:t>
      </w:r>
    </w:p>
    <w:p w14:paraId="46A0B4B9" w14:textId="6C3B7A8E" w:rsidR="00137DFA" w:rsidRDefault="002F0F3C" w:rsidP="00137DF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Platform risk: </w:t>
      </w:r>
      <w:r w:rsidR="00C57C4D">
        <w:rPr>
          <w:b/>
          <w:bCs/>
        </w:rPr>
        <w:t xml:space="preserve"> </w:t>
      </w:r>
      <w:r w:rsidR="009D2D18">
        <w:rPr>
          <w:b/>
          <w:bCs/>
        </w:rPr>
        <w:t>It relies mostly on the use of Wechat</w:t>
      </w:r>
      <w:r w:rsidR="002F5E8E">
        <w:rPr>
          <w:b/>
          <w:bCs/>
        </w:rPr>
        <w:t xml:space="preserve"> which is an app used mainly only in China</w:t>
      </w:r>
      <w:r w:rsidR="00914AF3">
        <w:rPr>
          <w:b/>
          <w:bCs/>
        </w:rPr>
        <w:t xml:space="preserve">. </w:t>
      </w:r>
      <w:r w:rsidR="00FA147A">
        <w:rPr>
          <w:b/>
          <w:bCs/>
        </w:rPr>
        <w:t xml:space="preserve">If the </w:t>
      </w:r>
      <w:r w:rsidR="00346E03">
        <w:rPr>
          <w:b/>
          <w:bCs/>
        </w:rPr>
        <w:t xml:space="preserve">platform </w:t>
      </w:r>
      <w:r w:rsidR="00FA147A">
        <w:rPr>
          <w:b/>
          <w:bCs/>
        </w:rPr>
        <w:t xml:space="preserve">shuts down </w:t>
      </w:r>
      <w:r w:rsidR="00346E03">
        <w:rPr>
          <w:b/>
          <w:bCs/>
        </w:rPr>
        <w:t xml:space="preserve">the </w:t>
      </w:r>
      <w:r w:rsidR="000D0CA3">
        <w:rPr>
          <w:b/>
          <w:bCs/>
        </w:rPr>
        <w:t>account,</w:t>
      </w:r>
      <w:r w:rsidR="00157280">
        <w:rPr>
          <w:b/>
          <w:bCs/>
        </w:rPr>
        <w:t xml:space="preserve"> the entire business is lost.</w:t>
      </w:r>
    </w:p>
    <w:p w14:paraId="4D5754D7" w14:textId="77777777" w:rsidR="00140E05" w:rsidRDefault="00140E05" w:rsidP="00D55126">
      <w:pPr>
        <w:pStyle w:val="ListParagraph"/>
        <w:rPr>
          <w:b/>
          <w:bCs/>
        </w:rPr>
      </w:pPr>
    </w:p>
    <w:p w14:paraId="6DA7DEF4" w14:textId="5C07EA2C" w:rsidR="00137DFA" w:rsidRDefault="0070660D" w:rsidP="00137DF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Credibility Gap:</w:t>
      </w:r>
      <w:r w:rsidR="00F549B2">
        <w:rPr>
          <w:b/>
          <w:bCs/>
        </w:rPr>
        <w:t xml:space="preserve"> Most customers research on a company</w:t>
      </w:r>
      <w:r w:rsidR="00ED0514">
        <w:rPr>
          <w:b/>
          <w:bCs/>
        </w:rPr>
        <w:t xml:space="preserve"> or business </w:t>
      </w:r>
      <w:r w:rsidR="00A43F06">
        <w:rPr>
          <w:b/>
          <w:bCs/>
        </w:rPr>
        <w:t>before enquiring</w:t>
      </w:r>
      <w:r w:rsidR="00ED0514">
        <w:rPr>
          <w:b/>
          <w:bCs/>
        </w:rPr>
        <w:t xml:space="preserve"> about buying a product</w:t>
      </w:r>
      <w:r w:rsidR="00A43F06">
        <w:rPr>
          <w:b/>
          <w:bCs/>
        </w:rPr>
        <w:t xml:space="preserve">. Since Aiju smart lacks an online presence most </w:t>
      </w:r>
      <w:r w:rsidR="00D81C7D">
        <w:rPr>
          <w:b/>
          <w:bCs/>
        </w:rPr>
        <w:t>people are not willing to purchase products</w:t>
      </w:r>
      <w:r w:rsidR="00BD1613">
        <w:rPr>
          <w:b/>
          <w:bCs/>
        </w:rPr>
        <w:t xml:space="preserve"> since it does not seem like a legitimate business.</w:t>
      </w:r>
    </w:p>
    <w:p w14:paraId="39938915" w14:textId="77777777" w:rsidR="00D55126" w:rsidRDefault="00D55126" w:rsidP="00D55126">
      <w:pPr>
        <w:pStyle w:val="ListParagraph"/>
        <w:rPr>
          <w:b/>
          <w:bCs/>
        </w:rPr>
      </w:pPr>
    </w:p>
    <w:p w14:paraId="43ECDDDD" w14:textId="1BC9457B" w:rsidR="00A146ED" w:rsidRDefault="00507385" w:rsidP="00A146E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Silent salesman:</w:t>
      </w:r>
      <w:r w:rsidR="00BD1613">
        <w:rPr>
          <w:b/>
          <w:bCs/>
        </w:rPr>
        <w:t xml:space="preserve"> </w:t>
      </w:r>
      <w:r w:rsidR="00622580">
        <w:rPr>
          <w:b/>
          <w:bCs/>
        </w:rPr>
        <w:t xml:space="preserve">Since </w:t>
      </w:r>
      <w:r w:rsidR="00B631C3">
        <w:rPr>
          <w:b/>
          <w:bCs/>
        </w:rPr>
        <w:t>the company uses a mini program on Wechat</w:t>
      </w:r>
      <w:r w:rsidR="00A31C21">
        <w:rPr>
          <w:b/>
          <w:bCs/>
        </w:rPr>
        <w:t>, it operates like a physical store, it has opening times and clo</w:t>
      </w:r>
      <w:r w:rsidR="000E49B6">
        <w:rPr>
          <w:b/>
          <w:bCs/>
        </w:rPr>
        <w:t>sing times</w:t>
      </w:r>
      <w:r w:rsidR="00D95388">
        <w:rPr>
          <w:b/>
          <w:bCs/>
        </w:rPr>
        <w:t xml:space="preserve">. </w:t>
      </w:r>
      <w:r w:rsidR="00786824">
        <w:rPr>
          <w:b/>
          <w:bCs/>
        </w:rPr>
        <w:t>This can be a hindrance for international customers because of the different time zones.</w:t>
      </w:r>
    </w:p>
    <w:p w14:paraId="7B0CDF0B" w14:textId="0D0D81E2" w:rsidR="002D18C8" w:rsidRPr="002D18C8" w:rsidRDefault="002D18C8" w:rsidP="002D18C8">
      <w:pPr>
        <w:rPr>
          <w:b/>
          <w:bCs/>
        </w:rPr>
      </w:pPr>
      <w:r>
        <w:rPr>
          <w:b/>
          <w:bCs/>
        </w:rPr>
        <w:t xml:space="preserve">                </w:t>
      </w:r>
    </w:p>
    <w:p w14:paraId="25442081" w14:textId="4FB532BF" w:rsidR="00767181" w:rsidRDefault="00E93EDF" w:rsidP="0076718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Lack of online presence: </w:t>
      </w:r>
      <w:r w:rsidR="00B70FA8">
        <w:rPr>
          <w:b/>
          <w:bCs/>
        </w:rPr>
        <w:t>The current web</w:t>
      </w:r>
      <w:r w:rsidR="00A07677">
        <w:rPr>
          <w:b/>
          <w:bCs/>
        </w:rPr>
        <w:t xml:space="preserve">site Aijusmart.com </w:t>
      </w:r>
      <w:r w:rsidR="004C40E6">
        <w:rPr>
          <w:b/>
          <w:bCs/>
        </w:rPr>
        <w:t>acts more as a</w:t>
      </w:r>
      <w:r w:rsidR="00E96F71">
        <w:rPr>
          <w:b/>
          <w:bCs/>
        </w:rPr>
        <w:t xml:space="preserve">n information </w:t>
      </w:r>
      <w:r w:rsidR="00595E9C">
        <w:rPr>
          <w:b/>
          <w:bCs/>
        </w:rPr>
        <w:t xml:space="preserve">retrieval site more than </w:t>
      </w:r>
      <w:r w:rsidR="008B5FD8">
        <w:rPr>
          <w:b/>
          <w:bCs/>
        </w:rPr>
        <w:t xml:space="preserve">brand storytelling or product marketing. </w:t>
      </w:r>
      <w:r w:rsidR="00C6013D">
        <w:rPr>
          <w:b/>
          <w:bCs/>
        </w:rPr>
        <w:t>It lacks information on products</w:t>
      </w:r>
      <w:r w:rsidR="008E59F6">
        <w:rPr>
          <w:b/>
          <w:bCs/>
        </w:rPr>
        <w:t>.</w:t>
      </w:r>
    </w:p>
    <w:p w14:paraId="516FECC0" w14:textId="77777777" w:rsidR="008E59F6" w:rsidRPr="008E59F6" w:rsidRDefault="008E59F6" w:rsidP="008E59F6">
      <w:pPr>
        <w:pStyle w:val="ListParagraph"/>
        <w:rPr>
          <w:b/>
          <w:bCs/>
        </w:rPr>
      </w:pPr>
    </w:p>
    <w:p w14:paraId="4922A710" w14:textId="0AF04E85" w:rsidR="008E59F6" w:rsidRDefault="00564DF6" w:rsidP="0076718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Incorrect information: The contact information provided on the website and from other sources that wrote about the website e.g crunchbase.com all have contact information that </w:t>
      </w:r>
      <w:r w:rsidR="00A41AA1">
        <w:rPr>
          <w:b/>
          <w:bCs/>
        </w:rPr>
        <w:t>is incorrect</w:t>
      </w:r>
      <w:r w:rsidR="0076425C">
        <w:rPr>
          <w:b/>
          <w:bCs/>
        </w:rPr>
        <w:t xml:space="preserve">/ </w:t>
      </w:r>
      <w:r w:rsidR="004C1D25">
        <w:rPr>
          <w:b/>
          <w:bCs/>
        </w:rPr>
        <w:t>nonworking</w:t>
      </w:r>
      <w:r w:rsidR="00A41AA1">
        <w:rPr>
          <w:b/>
          <w:bCs/>
        </w:rPr>
        <w:t xml:space="preserve">. The contact information provided does not work </w:t>
      </w:r>
      <w:r w:rsidR="004C1D25">
        <w:rPr>
          <w:b/>
          <w:bCs/>
        </w:rPr>
        <w:t>internationally</w:t>
      </w:r>
      <w:r w:rsidR="00B84021">
        <w:rPr>
          <w:b/>
          <w:bCs/>
        </w:rPr>
        <w:t xml:space="preserve"> </w:t>
      </w:r>
      <w:r w:rsidR="0076425C">
        <w:rPr>
          <w:b/>
          <w:bCs/>
        </w:rPr>
        <w:t>since most western media is banned in mainland China.</w:t>
      </w:r>
    </w:p>
    <w:p w14:paraId="219987C3" w14:textId="77777777" w:rsidR="006D1E77" w:rsidRPr="006D1E77" w:rsidRDefault="006D1E77" w:rsidP="006D1E77">
      <w:pPr>
        <w:pStyle w:val="ListParagraph"/>
        <w:rPr>
          <w:b/>
          <w:bCs/>
        </w:rPr>
      </w:pPr>
    </w:p>
    <w:p w14:paraId="41818A0A" w14:textId="77777777" w:rsidR="006D1E77" w:rsidRDefault="006D1E77" w:rsidP="006D1E77">
      <w:pPr>
        <w:rPr>
          <w:b/>
          <w:bCs/>
        </w:rPr>
      </w:pPr>
    </w:p>
    <w:p w14:paraId="3892D959" w14:textId="77777777" w:rsidR="00BD09B2" w:rsidRDefault="00BD09B2" w:rsidP="006D1E77">
      <w:pPr>
        <w:rPr>
          <w:rFonts w:ascii="Agency FB" w:hAnsi="Agency FB"/>
          <w:b/>
          <w:bCs/>
          <w:sz w:val="40"/>
          <w:szCs w:val="40"/>
        </w:rPr>
      </w:pPr>
    </w:p>
    <w:p w14:paraId="14912B24" w14:textId="77777777" w:rsidR="00BD09B2" w:rsidRDefault="00BD09B2" w:rsidP="006D1E77">
      <w:pPr>
        <w:rPr>
          <w:rFonts w:ascii="Agency FB" w:hAnsi="Agency FB"/>
          <w:b/>
          <w:bCs/>
          <w:sz w:val="40"/>
          <w:szCs w:val="40"/>
        </w:rPr>
      </w:pPr>
    </w:p>
    <w:p w14:paraId="7CB83C6B" w14:textId="7E450057" w:rsidR="006D1E77" w:rsidRPr="00BB6A18" w:rsidRDefault="006D1E77" w:rsidP="006D1E77">
      <w:pPr>
        <w:rPr>
          <w:b/>
          <w:bCs/>
          <w:lang w:val="en-US"/>
        </w:rPr>
      </w:pPr>
      <w:r>
        <w:rPr>
          <w:rFonts w:ascii="Agency FB" w:hAnsi="Agency FB"/>
          <w:b/>
          <w:bCs/>
          <w:sz w:val="40"/>
          <w:szCs w:val="40"/>
        </w:rPr>
        <w:lastRenderedPageBreak/>
        <w:t>REQUIREMENTS</w:t>
      </w:r>
      <w:r w:rsidR="008A49AC">
        <w:rPr>
          <w:rFonts w:ascii="Agency FB" w:hAnsi="Agency FB"/>
          <w:b/>
          <w:bCs/>
          <w:sz w:val="40"/>
          <w:szCs w:val="40"/>
        </w:rPr>
        <w:t xml:space="preserve">  </w:t>
      </w:r>
    </w:p>
    <w:p w14:paraId="0A8B7254" w14:textId="6A2FEBBC" w:rsidR="00EC1E59" w:rsidRDefault="00B10DAD" w:rsidP="00EC1E5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Create a platform where it owns its own data</w:t>
      </w:r>
      <w:r w:rsidR="00D848DA">
        <w:rPr>
          <w:b/>
          <w:bCs/>
        </w:rPr>
        <w:t xml:space="preserve"> and it has control over their business. The business also becomes </w:t>
      </w:r>
      <w:r w:rsidR="00E220E7">
        <w:rPr>
          <w:b/>
          <w:bCs/>
        </w:rPr>
        <w:t>accessible globally.</w:t>
      </w:r>
    </w:p>
    <w:p w14:paraId="159017EE" w14:textId="77777777" w:rsidR="00E220E7" w:rsidRDefault="00E220E7" w:rsidP="00E220E7">
      <w:pPr>
        <w:pStyle w:val="ListParagraph"/>
        <w:rPr>
          <w:b/>
          <w:bCs/>
        </w:rPr>
      </w:pPr>
    </w:p>
    <w:p w14:paraId="7383CA6F" w14:textId="0BFDEE43" w:rsidR="005E769C" w:rsidRPr="005E769C" w:rsidRDefault="00C71CFA" w:rsidP="005E769C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Credibility: Web presence </w:t>
      </w:r>
      <w:r w:rsidR="009350D5">
        <w:rPr>
          <w:b/>
          <w:bCs/>
        </w:rPr>
        <w:t>shows that a business is legitimate especially if it displays its certificates</w:t>
      </w:r>
      <w:r w:rsidR="00975588">
        <w:rPr>
          <w:b/>
          <w:bCs/>
        </w:rPr>
        <w:t>. It shows that is a</w:t>
      </w:r>
      <w:r w:rsidR="00BC6640">
        <w:rPr>
          <w:b/>
          <w:bCs/>
        </w:rPr>
        <w:t>n established</w:t>
      </w:r>
      <w:r w:rsidR="00B029B6">
        <w:rPr>
          <w:b/>
          <w:bCs/>
        </w:rPr>
        <w:t xml:space="preserve">, trustworthy and </w:t>
      </w:r>
      <w:r w:rsidR="00BC6640">
        <w:rPr>
          <w:b/>
          <w:bCs/>
        </w:rPr>
        <w:t>stable entity</w:t>
      </w:r>
      <w:r w:rsidR="005E769C">
        <w:rPr>
          <w:b/>
          <w:bCs/>
        </w:rPr>
        <w:t>.</w:t>
      </w:r>
    </w:p>
    <w:p w14:paraId="47787741" w14:textId="77777777" w:rsidR="005E769C" w:rsidRPr="005E769C" w:rsidRDefault="005E769C" w:rsidP="005E769C">
      <w:pPr>
        <w:pStyle w:val="ListParagraph"/>
        <w:rPr>
          <w:b/>
          <w:bCs/>
        </w:rPr>
      </w:pPr>
    </w:p>
    <w:p w14:paraId="71D57F6B" w14:textId="69B698FD" w:rsidR="00EC1E59" w:rsidRDefault="00B029B6" w:rsidP="00EC1E5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24/7 salesman: </w:t>
      </w:r>
      <w:r w:rsidR="00912A17">
        <w:rPr>
          <w:b/>
          <w:bCs/>
        </w:rPr>
        <w:t xml:space="preserve">A website is unaffected by </w:t>
      </w:r>
      <w:r w:rsidR="003A4552">
        <w:rPr>
          <w:b/>
          <w:bCs/>
        </w:rPr>
        <w:t>time zones</w:t>
      </w:r>
      <w:r w:rsidR="00BC1FAA">
        <w:rPr>
          <w:b/>
          <w:bCs/>
        </w:rPr>
        <w:t xml:space="preserve">. </w:t>
      </w:r>
      <w:r w:rsidR="00A50A16">
        <w:rPr>
          <w:b/>
          <w:bCs/>
        </w:rPr>
        <w:t>This makes it easier for international customers to review the products</w:t>
      </w:r>
      <w:r w:rsidR="00C81539">
        <w:rPr>
          <w:b/>
          <w:bCs/>
        </w:rPr>
        <w:t>.</w:t>
      </w:r>
    </w:p>
    <w:p w14:paraId="3CC87EEC" w14:textId="77777777" w:rsidR="00C81539" w:rsidRPr="00C81539" w:rsidRDefault="00C81539" w:rsidP="00C81539">
      <w:pPr>
        <w:rPr>
          <w:b/>
          <w:bCs/>
        </w:rPr>
      </w:pPr>
    </w:p>
    <w:p w14:paraId="2A7B4153" w14:textId="75F602C1" w:rsidR="0049406E" w:rsidRDefault="00A45261" w:rsidP="0049406E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Display and provide information about the smart wearable devices being produced and sold.</w:t>
      </w:r>
    </w:p>
    <w:p w14:paraId="6C7CF39A" w14:textId="38EF6092" w:rsidR="0049406E" w:rsidRPr="00D0792D" w:rsidRDefault="00D0792D" w:rsidP="0049406E">
      <w:pPr>
        <w:rPr>
          <w:rFonts w:ascii="Agency FB" w:hAnsi="Agency FB"/>
          <w:b/>
          <w:bCs/>
          <w:sz w:val="36"/>
          <w:szCs w:val="36"/>
        </w:rPr>
      </w:pPr>
      <w:r w:rsidRPr="00FA6645">
        <w:rPr>
          <w:rFonts w:ascii="Agency FB" w:hAnsi="Agency FB"/>
          <w:b/>
          <w:bCs/>
          <w:sz w:val="40"/>
          <w:szCs w:val="40"/>
          <w:lang w:val="en-US"/>
        </w:rPr>
        <w:t>GOALS</w:t>
      </w:r>
    </w:p>
    <w:p w14:paraId="26ABFDB7" w14:textId="084919BE" w:rsidR="00EC1E59" w:rsidRDefault="0049406E" w:rsidP="00EC1E5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Enter global market: Aiju smart produces </w:t>
      </w:r>
      <w:r w:rsidR="009B05A5">
        <w:rPr>
          <w:b/>
          <w:bCs/>
        </w:rPr>
        <w:t>great level</w:t>
      </w:r>
      <w:r>
        <w:rPr>
          <w:b/>
          <w:bCs/>
        </w:rPr>
        <w:t xml:space="preserve"> </w:t>
      </w:r>
      <w:r w:rsidR="009B05A5">
        <w:rPr>
          <w:b/>
          <w:bCs/>
        </w:rPr>
        <w:t>devices which have the potential to be</w:t>
      </w:r>
      <w:r w:rsidR="00BD09B2">
        <w:rPr>
          <w:b/>
          <w:bCs/>
        </w:rPr>
        <w:t>come the best next thing.</w:t>
      </w:r>
    </w:p>
    <w:p w14:paraId="4093FBEB" w14:textId="77777777" w:rsidR="00BD09B2" w:rsidRPr="00BD09B2" w:rsidRDefault="00BD09B2" w:rsidP="00BD09B2">
      <w:pPr>
        <w:rPr>
          <w:b/>
          <w:bCs/>
        </w:rPr>
      </w:pPr>
    </w:p>
    <w:p w14:paraId="687A4763" w14:textId="0E10A080" w:rsidR="00EC1E59" w:rsidRDefault="00864615" w:rsidP="00EC1E5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Showcase </w:t>
      </w:r>
      <w:r w:rsidR="009E3FEA">
        <w:rPr>
          <w:b/>
          <w:bCs/>
        </w:rPr>
        <w:t xml:space="preserve">great level of innovation by </w:t>
      </w:r>
      <w:r w:rsidR="009A096E">
        <w:rPr>
          <w:b/>
          <w:bCs/>
        </w:rPr>
        <w:t>displaying</w:t>
      </w:r>
      <w:r w:rsidR="00D83EA6">
        <w:rPr>
          <w:b/>
          <w:bCs/>
        </w:rPr>
        <w:t xml:space="preserve"> the manufactured</w:t>
      </w:r>
      <w:r w:rsidR="009A096E">
        <w:rPr>
          <w:b/>
          <w:bCs/>
        </w:rPr>
        <w:t xml:space="preserve"> AI devices</w:t>
      </w:r>
    </w:p>
    <w:p w14:paraId="054DFD94" w14:textId="77777777" w:rsidR="00D83EA6" w:rsidRPr="00D83EA6" w:rsidRDefault="00D83EA6" w:rsidP="00D83EA6">
      <w:pPr>
        <w:pStyle w:val="ListParagraph"/>
        <w:rPr>
          <w:b/>
          <w:bCs/>
        </w:rPr>
      </w:pPr>
    </w:p>
    <w:p w14:paraId="64434F81" w14:textId="6F69642E" w:rsidR="00D83EA6" w:rsidRPr="00EC1E59" w:rsidRDefault="009B114B" w:rsidP="00EC1E5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Produce a website catered for English </w:t>
      </w:r>
      <w:r w:rsidR="00F92A7A">
        <w:rPr>
          <w:b/>
          <w:bCs/>
        </w:rPr>
        <w:t>spea</w:t>
      </w:r>
      <w:r w:rsidR="002E6185">
        <w:rPr>
          <w:b/>
          <w:bCs/>
        </w:rPr>
        <w:t>kers</w:t>
      </w:r>
      <w:r w:rsidR="00F92A7A">
        <w:rPr>
          <w:b/>
          <w:bCs/>
        </w:rPr>
        <w:t xml:space="preserve"> for easy navigation </w:t>
      </w:r>
    </w:p>
    <w:p w14:paraId="69D8BBD5" w14:textId="77777777" w:rsidR="008A49AC" w:rsidRDefault="008A49AC">
      <w:pPr>
        <w:rPr>
          <w:rFonts w:ascii="Agency FB" w:hAnsi="Agency FB"/>
          <w:b/>
          <w:bCs/>
          <w:sz w:val="40"/>
          <w:szCs w:val="40"/>
        </w:rPr>
      </w:pPr>
    </w:p>
    <w:p w14:paraId="72638696" w14:textId="707A7012" w:rsidR="008A52A9" w:rsidRDefault="008A49AC">
      <w:r>
        <w:rPr>
          <w:rFonts w:ascii="Agency FB" w:hAnsi="Agency FB"/>
          <w:b/>
          <w:bCs/>
          <w:sz w:val="40"/>
          <w:szCs w:val="40"/>
        </w:rPr>
        <w:t xml:space="preserve">Information </w:t>
      </w:r>
      <w:r w:rsidR="009D1FA7">
        <w:rPr>
          <w:rFonts w:ascii="Agency FB" w:hAnsi="Agency FB"/>
          <w:b/>
          <w:bCs/>
          <w:sz w:val="40"/>
          <w:szCs w:val="40"/>
        </w:rPr>
        <w:t>T</w:t>
      </w:r>
      <w:r>
        <w:rPr>
          <w:rFonts w:ascii="Agency FB" w:hAnsi="Agency FB"/>
          <w:b/>
          <w:bCs/>
          <w:sz w:val="40"/>
          <w:szCs w:val="40"/>
        </w:rPr>
        <w:t>axonomy</w:t>
      </w:r>
      <w:r w:rsidR="00A65C3F">
        <w:rPr>
          <w:rFonts w:ascii="Agency FB" w:hAnsi="Agency FB"/>
          <w:b/>
          <w:bCs/>
          <w:sz w:val="40"/>
          <w:szCs w:val="40"/>
        </w:rPr>
        <w:t xml:space="preserve"> </w:t>
      </w:r>
    </w:p>
    <w:p w14:paraId="1BD30168" w14:textId="3B3EF3B6" w:rsidR="007859E0" w:rsidRPr="00905FF0" w:rsidRDefault="00EC3783" w:rsidP="007859E0">
      <w:pPr>
        <w:rPr>
          <w:rFonts w:ascii="Agency FB" w:hAnsi="Agency FB"/>
          <w:b/>
          <w:bCs/>
          <w:sz w:val="28"/>
          <w:szCs w:val="28"/>
        </w:rPr>
      </w:pPr>
      <w:r w:rsidRPr="00905FF0">
        <w:rPr>
          <w:rFonts w:ascii="Agency FB" w:hAnsi="Agency FB"/>
          <w:b/>
          <w:bCs/>
          <w:sz w:val="28"/>
          <w:szCs w:val="28"/>
        </w:rPr>
        <w:t>SITE MAP</w:t>
      </w:r>
    </w:p>
    <w:p w14:paraId="30320455" w14:textId="3BA1044D" w:rsidR="00EC3783" w:rsidRDefault="0099021B">
      <w:r>
        <w:rPr>
          <w:noProof/>
        </w:rPr>
        <w:lastRenderedPageBreak/>
        <w:drawing>
          <wp:inline distT="0" distB="0" distL="0" distR="0" wp14:anchorId="2B2EDACF" wp14:editId="2588D646">
            <wp:extent cx="5731510" cy="3026410"/>
            <wp:effectExtent l="0" t="0" r="2540" b="2540"/>
            <wp:docPr id="148768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83348" name="Picture 14876833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AE15" w14:textId="77777777" w:rsidR="003D591F" w:rsidRDefault="003D591F"/>
    <w:p w14:paraId="09E1D313" w14:textId="1C1F1BCE" w:rsidR="00905FF0" w:rsidRDefault="00905FF0" w:rsidP="00905FF0">
      <w:r>
        <w:rPr>
          <w:rFonts w:ascii="Agency FB" w:hAnsi="Agency FB"/>
          <w:b/>
          <w:bCs/>
          <w:sz w:val="40"/>
          <w:szCs w:val="40"/>
        </w:rPr>
        <w:t>Template Design</w:t>
      </w:r>
    </w:p>
    <w:p w14:paraId="6F62B842" w14:textId="77777777" w:rsidR="00A65C3F" w:rsidRDefault="00A65C3F"/>
    <w:p w14:paraId="36F6AB94" w14:textId="0A673DF7" w:rsidR="008C5AD1" w:rsidRDefault="008C5AD1">
      <w:r>
        <w:rPr>
          <w:noProof/>
        </w:rPr>
        <w:drawing>
          <wp:inline distT="0" distB="0" distL="0" distR="0" wp14:anchorId="35C0EF31" wp14:editId="011D9916">
            <wp:extent cx="5290993" cy="2743200"/>
            <wp:effectExtent l="0" t="0" r="5080" b="0"/>
            <wp:docPr id="292676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76081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099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FC1E" w14:textId="1E5D8308" w:rsidR="008C5AD1" w:rsidRDefault="008C5AD1"/>
    <w:p w14:paraId="22919436" w14:textId="77777777" w:rsidR="007A641D" w:rsidRDefault="007A641D"/>
    <w:p w14:paraId="15620EB2" w14:textId="797E3739" w:rsidR="007A641D" w:rsidRDefault="00D876AA">
      <w:pPr>
        <w:rPr>
          <w:rFonts w:ascii="Agency FB" w:hAnsi="Agency FB"/>
          <w:b/>
          <w:bCs/>
          <w:sz w:val="36"/>
          <w:szCs w:val="36"/>
        </w:rPr>
      </w:pPr>
      <w:r w:rsidRPr="00D876AA">
        <w:rPr>
          <w:rFonts w:ascii="Agency FB" w:hAnsi="Agency FB"/>
          <w:b/>
          <w:bCs/>
          <w:sz w:val="36"/>
          <w:szCs w:val="36"/>
        </w:rPr>
        <w:t>Technical Brief</w:t>
      </w:r>
    </w:p>
    <w:p w14:paraId="5D83C9BB" w14:textId="47ADB640" w:rsidR="00AC4CF1" w:rsidRDefault="00AC4CF1">
      <w:pPr>
        <w:rPr>
          <w:rFonts w:ascii="Agency FB" w:hAnsi="Agency FB"/>
          <w:b/>
          <w:bCs/>
          <w:sz w:val="36"/>
          <w:szCs w:val="36"/>
        </w:rPr>
      </w:pPr>
      <w:r>
        <w:rPr>
          <w:rFonts w:ascii="Agency FB" w:hAnsi="Agency FB"/>
          <w:b/>
          <w:bCs/>
          <w:sz w:val="36"/>
          <w:szCs w:val="36"/>
        </w:rPr>
        <w:t>Used Technologies:</w:t>
      </w:r>
    </w:p>
    <w:p w14:paraId="0327EFA9" w14:textId="5072CAF9" w:rsidR="00D0792D" w:rsidRPr="00CD4343" w:rsidRDefault="00D0792D">
      <w:pPr>
        <w:rPr>
          <w:rFonts w:ascii="Agency FB" w:hAnsi="Agency FB"/>
          <w:sz w:val="36"/>
          <w:szCs w:val="36"/>
          <w:lang w:val="en-US"/>
        </w:rPr>
      </w:pPr>
      <w:r>
        <w:rPr>
          <w:rFonts w:ascii="Agency FB" w:hAnsi="Agency FB"/>
          <w:b/>
          <w:bCs/>
          <w:sz w:val="36"/>
          <w:szCs w:val="36"/>
          <w:lang w:val="en-US"/>
        </w:rPr>
        <w:lastRenderedPageBreak/>
        <w:t>VS Code</w:t>
      </w:r>
      <w:r w:rsidR="00CD4343">
        <w:rPr>
          <w:rFonts w:ascii="Agency FB" w:hAnsi="Agency FB"/>
          <w:b/>
          <w:bCs/>
          <w:sz w:val="36"/>
          <w:szCs w:val="36"/>
          <w:lang w:val="en-US"/>
        </w:rPr>
        <w:t xml:space="preserve">: </w:t>
      </w:r>
      <w:r w:rsidR="00CD4343">
        <w:rPr>
          <w:rFonts w:ascii="Agency FB" w:hAnsi="Agency FB"/>
          <w:sz w:val="36"/>
          <w:szCs w:val="36"/>
          <w:lang w:val="en-US"/>
        </w:rPr>
        <w:t xml:space="preserve">main coding application </w:t>
      </w:r>
    </w:p>
    <w:p w14:paraId="45EF6452" w14:textId="77777777" w:rsidR="00D0792D" w:rsidRDefault="00D0792D">
      <w:pPr>
        <w:rPr>
          <w:rFonts w:ascii="Agency FB" w:hAnsi="Agency FB"/>
          <w:b/>
          <w:bCs/>
          <w:sz w:val="36"/>
          <w:szCs w:val="36"/>
          <w:lang w:val="en-US"/>
        </w:rPr>
      </w:pPr>
      <w:proofErr w:type="spellStart"/>
      <w:r>
        <w:rPr>
          <w:rFonts w:ascii="Agency FB" w:hAnsi="Agency FB"/>
          <w:b/>
          <w:bCs/>
          <w:sz w:val="36"/>
          <w:szCs w:val="36"/>
          <w:lang w:val="en-US"/>
        </w:rPr>
        <w:t>Css</w:t>
      </w:r>
      <w:proofErr w:type="spellEnd"/>
    </w:p>
    <w:p w14:paraId="4AE92232" w14:textId="42BC1E9E" w:rsidR="00D876AA" w:rsidRDefault="00632F06">
      <w:r>
        <w:rPr>
          <w:rFonts w:ascii="Agency FB" w:hAnsi="Agency FB"/>
          <w:b/>
          <w:bCs/>
          <w:sz w:val="36"/>
          <w:szCs w:val="36"/>
        </w:rPr>
        <w:t xml:space="preserve">Balsamiq: </w:t>
      </w:r>
      <w:r w:rsidR="004D1D56">
        <w:rPr>
          <w:b/>
          <w:bCs/>
        </w:rPr>
        <w:t>helps build the wireframe of the site</w:t>
      </w:r>
    </w:p>
    <w:p w14:paraId="2CB39FCF" w14:textId="5EF88C3B" w:rsidR="004D1D56" w:rsidRDefault="00601891">
      <w:r w:rsidRPr="00A900E7">
        <w:rPr>
          <w:rFonts w:ascii="Agency FB" w:hAnsi="Agency FB"/>
          <w:b/>
          <w:bCs/>
          <w:sz w:val="36"/>
          <w:szCs w:val="36"/>
        </w:rPr>
        <w:t xml:space="preserve">Squarespace/ </w:t>
      </w:r>
      <w:r w:rsidR="007A58C4" w:rsidRPr="00A900E7">
        <w:rPr>
          <w:rFonts w:ascii="Agency FB" w:hAnsi="Agency FB"/>
          <w:b/>
          <w:bCs/>
          <w:sz w:val="36"/>
          <w:szCs w:val="36"/>
        </w:rPr>
        <w:t>Wix studio</w:t>
      </w:r>
      <w:r w:rsidR="007A58C4">
        <w:t xml:space="preserve">: </w:t>
      </w:r>
      <w:r w:rsidR="00896324">
        <w:t xml:space="preserve">used for the aesthetics, template and </w:t>
      </w:r>
      <w:ins w:id="0" w:author="Microsoft Word" w:date="2026-03-17T20:13:00Z" w16du:dateUtc="2026-03-17T18:13:00Z">
        <w:r w:rsidR="00EE47AA">
          <w:t>imagery.</w:t>
        </w:r>
      </w:ins>
    </w:p>
    <w:p w14:paraId="722BE4EC" w14:textId="77777777" w:rsidR="00B5126B" w:rsidRDefault="00B5126B"/>
    <w:p w14:paraId="4E63B813" w14:textId="1E06740D" w:rsidR="00B5126B" w:rsidRDefault="00B5126B">
      <w:pPr>
        <w:rPr>
          <w:rFonts w:ascii="Agency FB" w:hAnsi="Agency FB"/>
          <w:b/>
          <w:bCs/>
          <w:sz w:val="36"/>
          <w:szCs w:val="36"/>
        </w:rPr>
      </w:pPr>
      <w:r>
        <w:rPr>
          <w:rFonts w:ascii="Agency FB" w:hAnsi="Agency FB"/>
          <w:b/>
          <w:bCs/>
          <w:sz w:val="36"/>
          <w:szCs w:val="36"/>
        </w:rPr>
        <w:t>Publishing</w:t>
      </w:r>
    </w:p>
    <w:p w14:paraId="02E1A89C" w14:textId="5717C30F" w:rsidR="00B5126B" w:rsidRDefault="005A4B1B">
      <w:r>
        <w:t xml:space="preserve">Web hosting service provider: </w:t>
      </w:r>
      <w:proofErr w:type="spellStart"/>
      <w:r>
        <w:t>Github</w:t>
      </w:r>
      <w:proofErr w:type="spellEnd"/>
    </w:p>
    <w:p w14:paraId="184AA8A6" w14:textId="756DE705" w:rsidR="005A4B1B" w:rsidRDefault="007D75B7">
      <w:r>
        <w:t xml:space="preserve">♡Create repository </w:t>
      </w:r>
    </w:p>
    <w:p w14:paraId="2A5BC53D" w14:textId="4CD30205" w:rsidR="007D75B7" w:rsidRPr="00B5126B" w:rsidRDefault="007D75B7">
      <w:r>
        <w:t xml:space="preserve">♡Publish repository </w:t>
      </w:r>
    </w:p>
    <w:p w14:paraId="30EFC05E" w14:textId="3BD216E0" w:rsidR="00A900E7" w:rsidRPr="002910F3" w:rsidRDefault="0059591F">
      <w:pPr>
        <w:rPr>
          <w:rFonts w:ascii="Agency FB" w:hAnsi="Agency FB"/>
          <w:b/>
          <w:bCs/>
          <w:sz w:val="36"/>
          <w:szCs w:val="36"/>
        </w:rPr>
      </w:pPr>
      <w:r w:rsidRPr="002910F3">
        <w:rPr>
          <w:rFonts w:ascii="Agency FB" w:hAnsi="Agency FB"/>
          <w:b/>
          <w:bCs/>
          <w:sz w:val="36"/>
          <w:szCs w:val="36"/>
        </w:rPr>
        <w:t>Future Developments</w:t>
      </w:r>
    </w:p>
    <w:p w14:paraId="5CE81EED" w14:textId="50FEA409" w:rsidR="0059591F" w:rsidRDefault="00133E44" w:rsidP="002910F3">
      <w:pPr>
        <w:pStyle w:val="ListParagraph"/>
        <w:numPr>
          <w:ilvl w:val="0"/>
          <w:numId w:val="5"/>
        </w:numPr>
      </w:pPr>
      <w:r>
        <w:t>Add a shopping</w:t>
      </w:r>
      <w:r w:rsidR="00C74152">
        <w:t xml:space="preserve"> cart</w:t>
      </w:r>
      <w:r>
        <w:t xml:space="preserve"> for direct purchasing of products </w:t>
      </w:r>
    </w:p>
    <w:p w14:paraId="0CD4686D" w14:textId="4569E22A" w:rsidR="00C74152" w:rsidRDefault="00C74152" w:rsidP="002910F3">
      <w:pPr>
        <w:pStyle w:val="ListParagraph"/>
        <w:numPr>
          <w:ilvl w:val="0"/>
          <w:numId w:val="5"/>
        </w:numPr>
      </w:pPr>
      <w:r>
        <w:t>Add login page for repetitive/ long term buyers</w:t>
      </w:r>
    </w:p>
    <w:p w14:paraId="12853380" w14:textId="01539D8A" w:rsidR="00C74152" w:rsidRDefault="002910F3" w:rsidP="002910F3">
      <w:pPr>
        <w:pStyle w:val="ListParagraph"/>
        <w:numPr>
          <w:ilvl w:val="0"/>
          <w:numId w:val="5"/>
        </w:numPr>
      </w:pPr>
      <w:r>
        <w:t>Add billing page</w:t>
      </w:r>
    </w:p>
    <w:p w14:paraId="65601727" w14:textId="77777777" w:rsidR="003249EF" w:rsidRPr="004D1D56" w:rsidRDefault="003249EF"/>
    <w:sectPr w:rsidR="003249EF" w:rsidRPr="004D1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44542" w14:textId="77777777" w:rsidR="00897C7E" w:rsidRDefault="00897C7E" w:rsidP="007859E0">
      <w:pPr>
        <w:spacing w:after="0" w:line="240" w:lineRule="auto"/>
      </w:pPr>
      <w:r>
        <w:separator/>
      </w:r>
    </w:p>
  </w:endnote>
  <w:endnote w:type="continuationSeparator" w:id="0">
    <w:p w14:paraId="2E28BC72" w14:textId="77777777" w:rsidR="00897C7E" w:rsidRDefault="00897C7E" w:rsidP="00785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0FEB8" w14:textId="77777777" w:rsidR="00897C7E" w:rsidRDefault="00897C7E" w:rsidP="007859E0">
      <w:pPr>
        <w:spacing w:after="0" w:line="240" w:lineRule="auto"/>
      </w:pPr>
      <w:r>
        <w:separator/>
      </w:r>
    </w:p>
  </w:footnote>
  <w:footnote w:type="continuationSeparator" w:id="0">
    <w:p w14:paraId="16D4FCC0" w14:textId="77777777" w:rsidR="00897C7E" w:rsidRDefault="00897C7E" w:rsidP="00785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A0271"/>
    <w:multiLevelType w:val="multilevel"/>
    <w:tmpl w:val="C4A47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F0C94"/>
    <w:multiLevelType w:val="hybridMultilevel"/>
    <w:tmpl w:val="7FCEA892"/>
    <w:lvl w:ilvl="0" w:tplc="B80EA3C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56485"/>
    <w:multiLevelType w:val="hybridMultilevel"/>
    <w:tmpl w:val="6E2A987E"/>
    <w:lvl w:ilvl="0" w:tplc="B80EA3C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101BFA"/>
    <w:multiLevelType w:val="multilevel"/>
    <w:tmpl w:val="0A74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22C25"/>
    <w:multiLevelType w:val="hybridMultilevel"/>
    <w:tmpl w:val="61E051D2"/>
    <w:lvl w:ilvl="0" w:tplc="B80EA3C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972819">
    <w:abstractNumId w:val="3"/>
  </w:num>
  <w:num w:numId="2" w16cid:durableId="2134518974">
    <w:abstractNumId w:val="0"/>
  </w:num>
  <w:num w:numId="3" w16cid:durableId="654995598">
    <w:abstractNumId w:val="2"/>
  </w:num>
  <w:num w:numId="4" w16cid:durableId="72434316">
    <w:abstractNumId w:val="1"/>
  </w:num>
  <w:num w:numId="5" w16cid:durableId="1876501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46"/>
    <w:rsid w:val="00024F27"/>
    <w:rsid w:val="00030AB9"/>
    <w:rsid w:val="00083DDF"/>
    <w:rsid w:val="00087247"/>
    <w:rsid w:val="000D0CA3"/>
    <w:rsid w:val="000E49B6"/>
    <w:rsid w:val="0012663C"/>
    <w:rsid w:val="00133E44"/>
    <w:rsid w:val="00137DFA"/>
    <w:rsid w:val="00140E05"/>
    <w:rsid w:val="00157280"/>
    <w:rsid w:val="001B4025"/>
    <w:rsid w:val="00256A41"/>
    <w:rsid w:val="002910F3"/>
    <w:rsid w:val="002D18C8"/>
    <w:rsid w:val="002E6185"/>
    <w:rsid w:val="002F0F3C"/>
    <w:rsid w:val="002F5E8E"/>
    <w:rsid w:val="003249EF"/>
    <w:rsid w:val="00346E03"/>
    <w:rsid w:val="003830D7"/>
    <w:rsid w:val="003A4552"/>
    <w:rsid w:val="003B3566"/>
    <w:rsid w:val="003D591F"/>
    <w:rsid w:val="003F5FB9"/>
    <w:rsid w:val="003F634D"/>
    <w:rsid w:val="00466A2B"/>
    <w:rsid w:val="0049406E"/>
    <w:rsid w:val="004C1D25"/>
    <w:rsid w:val="004C40E6"/>
    <w:rsid w:val="004D1D56"/>
    <w:rsid w:val="00507385"/>
    <w:rsid w:val="00556AB0"/>
    <w:rsid w:val="00564DF6"/>
    <w:rsid w:val="0059591F"/>
    <w:rsid w:val="00595E9C"/>
    <w:rsid w:val="005962F3"/>
    <w:rsid w:val="005A4B1B"/>
    <w:rsid w:val="005B1775"/>
    <w:rsid w:val="005E769C"/>
    <w:rsid w:val="00601705"/>
    <w:rsid w:val="00601891"/>
    <w:rsid w:val="00622580"/>
    <w:rsid w:val="00632F06"/>
    <w:rsid w:val="006B6F6B"/>
    <w:rsid w:val="006D1E77"/>
    <w:rsid w:val="006D2EBE"/>
    <w:rsid w:val="006F5A69"/>
    <w:rsid w:val="0070660D"/>
    <w:rsid w:val="007167CE"/>
    <w:rsid w:val="0076425C"/>
    <w:rsid w:val="00767181"/>
    <w:rsid w:val="007859E0"/>
    <w:rsid w:val="00786824"/>
    <w:rsid w:val="007A58C4"/>
    <w:rsid w:val="007A641D"/>
    <w:rsid w:val="007C2DAA"/>
    <w:rsid w:val="007D75B7"/>
    <w:rsid w:val="008062F1"/>
    <w:rsid w:val="00822695"/>
    <w:rsid w:val="008250F7"/>
    <w:rsid w:val="00847D74"/>
    <w:rsid w:val="00853428"/>
    <w:rsid w:val="00864615"/>
    <w:rsid w:val="00896324"/>
    <w:rsid w:val="00897C7E"/>
    <w:rsid w:val="008A49AC"/>
    <w:rsid w:val="008A52A9"/>
    <w:rsid w:val="008B5FD8"/>
    <w:rsid w:val="008B7572"/>
    <w:rsid w:val="008C5AD1"/>
    <w:rsid w:val="008C64A2"/>
    <w:rsid w:val="008E59F6"/>
    <w:rsid w:val="00905FF0"/>
    <w:rsid w:val="00912A17"/>
    <w:rsid w:val="00914AF3"/>
    <w:rsid w:val="009350D5"/>
    <w:rsid w:val="00945572"/>
    <w:rsid w:val="00975588"/>
    <w:rsid w:val="0099021B"/>
    <w:rsid w:val="009A096E"/>
    <w:rsid w:val="009B05A5"/>
    <w:rsid w:val="009B114B"/>
    <w:rsid w:val="009D1FA7"/>
    <w:rsid w:val="009D2D18"/>
    <w:rsid w:val="009E3FEA"/>
    <w:rsid w:val="00A07677"/>
    <w:rsid w:val="00A146ED"/>
    <w:rsid w:val="00A31C21"/>
    <w:rsid w:val="00A331BA"/>
    <w:rsid w:val="00A41AA1"/>
    <w:rsid w:val="00A43F06"/>
    <w:rsid w:val="00A45261"/>
    <w:rsid w:val="00A50A16"/>
    <w:rsid w:val="00A65C3F"/>
    <w:rsid w:val="00A74C31"/>
    <w:rsid w:val="00A754F0"/>
    <w:rsid w:val="00A900E7"/>
    <w:rsid w:val="00AC4CF1"/>
    <w:rsid w:val="00B029B6"/>
    <w:rsid w:val="00B10DAD"/>
    <w:rsid w:val="00B5126B"/>
    <w:rsid w:val="00B631C3"/>
    <w:rsid w:val="00B70FA8"/>
    <w:rsid w:val="00B84021"/>
    <w:rsid w:val="00BB6A18"/>
    <w:rsid w:val="00BC1FAA"/>
    <w:rsid w:val="00BC6640"/>
    <w:rsid w:val="00BD09B2"/>
    <w:rsid w:val="00BD1613"/>
    <w:rsid w:val="00BE67C1"/>
    <w:rsid w:val="00C00D30"/>
    <w:rsid w:val="00C57C4D"/>
    <w:rsid w:val="00C6013D"/>
    <w:rsid w:val="00C71CFA"/>
    <w:rsid w:val="00C74152"/>
    <w:rsid w:val="00C81539"/>
    <w:rsid w:val="00CD4343"/>
    <w:rsid w:val="00D0792D"/>
    <w:rsid w:val="00D2095D"/>
    <w:rsid w:val="00D229DD"/>
    <w:rsid w:val="00D55126"/>
    <w:rsid w:val="00D81C7D"/>
    <w:rsid w:val="00D83EA6"/>
    <w:rsid w:val="00D848DA"/>
    <w:rsid w:val="00D876AA"/>
    <w:rsid w:val="00D92AC0"/>
    <w:rsid w:val="00D95388"/>
    <w:rsid w:val="00DA7DB8"/>
    <w:rsid w:val="00E220E7"/>
    <w:rsid w:val="00E93EDF"/>
    <w:rsid w:val="00E96F71"/>
    <w:rsid w:val="00EC1E59"/>
    <w:rsid w:val="00EC3783"/>
    <w:rsid w:val="00ED0514"/>
    <w:rsid w:val="00EE47AA"/>
    <w:rsid w:val="00F549B2"/>
    <w:rsid w:val="00F70778"/>
    <w:rsid w:val="00F92A7A"/>
    <w:rsid w:val="00FA0E69"/>
    <w:rsid w:val="00FA147A"/>
    <w:rsid w:val="00FA5A46"/>
    <w:rsid w:val="00FA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3C55"/>
  <w15:chartTrackingRefBased/>
  <w15:docId w15:val="{B5BB6676-2A4E-4CEE-AB66-F16144E7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A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C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C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59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9E0"/>
  </w:style>
  <w:style w:type="paragraph" w:styleId="Footer">
    <w:name w:val="footer"/>
    <w:basedOn w:val="Normal"/>
    <w:link w:val="FooterChar"/>
    <w:uiPriority w:val="99"/>
    <w:unhideWhenUsed/>
    <w:rsid w:val="007859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5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Rethabile Ashley Lekgetho</dc:creator>
  <cp:keywords/>
  <dc:description/>
  <cp:lastModifiedBy>Rethabile Ashley Lekgetho</cp:lastModifiedBy>
  <cp:revision>123</cp:revision>
  <dcterms:created xsi:type="dcterms:W3CDTF">2026-03-16T19:53:00Z</dcterms:created>
  <dcterms:modified xsi:type="dcterms:W3CDTF">2026-03-18T07:01:00Z</dcterms:modified>
</cp:coreProperties>
</file>